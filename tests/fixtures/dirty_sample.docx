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项目概述</w:t>
      </w:r>
    </w:p>
    <w:p>
      <w:r>
        <w:t>本章节介绍项目的核心目标、适用场景与设计取舍。原始DOCX文档可能含多人拼凑、样式混乱、XML结构崩坏等问题。</w:t>
      </w:r>
    </w:p>
    <w:p>
      <w:pPr>
        <w:pStyle w:val="Heading2"/>
      </w:pPr>
      <w:r>
        <w:t>1.1 核心目标</w:t>
      </w:r>
    </w:p>
    <w:p>
      <w:r>
        <w:t>针对多人拼凑的脏DOCX文档，实现全自动：文档结构解析、内容纠错、层级归一化、结构重建。</w:t>
      </w:r>
    </w:p>
    <w:p>
      <w:pPr>
        <w:pStyle w:val="Heading3"/>
      </w:pPr>
      <w:r>
        <w:t>1.1.1 子目标</w:t>
      </w:r>
    </w:p>
    <w:p>
      <w:r>
        <w:t>进一步细化的子目标说明。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  <w:tc>
          <w:tcPr>
            <w:tcW w:type="dxa" w:w="2880"/>
          </w:tcPr>
          <w:p>
            <w:r>
              <w:t>交付物</w:t>
            </w:r>
          </w:p>
        </w:tc>
      </w:tr>
      <w:tr>
        <w:tc>
          <w:tcPr>
            <w:tcW w:type="dxa" w:w="2880"/>
          </w:tcPr>
          <w:p>
            <w:r>
              <w:t>阶段1</w:t>
            </w:r>
          </w:p>
        </w:tc>
        <w:tc>
          <w:tcPr>
            <w:tcW w:type="dxa" w:w="2880"/>
          </w:tcPr>
          <w:p>
            <w:r>
              <w:t>2周</w:t>
            </w:r>
          </w:p>
        </w:tc>
        <w:tc>
          <w:tcPr>
            <w:tcW w:type="dxa" w:w="2880"/>
          </w:tcPr>
          <w:p>
            <w:r>
              <w:t>技术预研POC</w:t>
            </w:r>
          </w:p>
        </w:tc>
      </w:tr>
      <w:tr>
        <w:tc>
          <w:tcPr>
            <w:tcW w:type="dxa" w:w="2880"/>
          </w:tcPr>
          <w:p>
            <w:r>
              <w:t>阶段2</w:t>
            </w:r>
          </w:p>
        </w:tc>
        <w:tc>
          <w:tcPr>
            <w:tcW w:type="dxa" w:w="2880"/>
          </w:tcPr>
          <w:p>
            <w:r>
              <w:t>2周</w:t>
            </w:r>
          </w:p>
        </w:tc>
        <w:tc>
          <w:tcPr>
            <w:tcW w:type="dxa" w:w="2880"/>
          </w:tcPr>
          <w:p>
            <w:r>
              <w:t>单篇闭环</w:t>
            </w:r>
          </w:p>
        </w:tc>
      </w:tr>
    </w:tbl>
    <w:p/>
    <w:p>
      <w:pPr>
        <w:pStyle w:val="Heading1"/>
      </w:pPr>
      <w:r>
        <w:t>第二章 系统架构</w:t>
      </w:r>
    </w:p>
    <w:p>
      <w:r>
        <w:t>全流程固定顺序：DOCX源文件 → XML级元数据清洗 → LibreOffice headless转PDF → 双路并行解析 → 全局聚合 → 文字双路校验 → 模板灌注与文档重建。</w:t>
      </w:r>
    </w:p>
    <w:p>
      <w:pPr>
        <w:pStyle w:val="Heading2"/>
      </w:pPr>
      <w:r>
        <w:t>2.1 核心双路机制</w:t>
      </w:r>
    </w:p>
    <w:p>
      <w:r>
        <w:t>视觉结构路：VLM 基于PDF页面输出区块类型、层级、布局位置。</w:t>
      </w:r>
    </w:p>
    <w:p>
      <w:r>
        <w:t>原生文本路：PyMuPDF 提取PDF原生文本层、图片、表格对象。</w:t>
      </w:r>
    </w:p>
    <w:p>
      <w:r>
        <w:t>两路共享同一PDF页面坐标系，几何天然重合。</w:t>
      </w:r>
    </w:p>
    <w:p>
      <w:pPr>
        <w:pStyle w:val="Heading2"/>
      </w:pPr>
      <w:r>
        <w:t>2.2 锚定PDF同源坐标系</w:t>
      </w:r>
    </w:p>
    <w:p>
      <w:r>
        <w:t>放弃对Word原始排版的还原义务，以PDF作为全系统统一坐标与内容基准，消灭跨引擎坐标对齐风险。</w:t>
      </w:r>
    </w:p>
    <w:p>
      <w:r>
        <w:t>跨页测试段落第一段：本期主要交付物清单如下。</w:t>
      </w:r>
      <w:r>
        <w:br w:type="page"/>
      </w:r>
    </w:p>
    <w:p>
      <w:r>
        <w:t>跨页测试段落第二段：续上页内容。</w:t>
      </w:r>
    </w:p>
    <w:p>
      <w:pPr>
        <w:pStyle w:val="Heading3"/>
      </w:pPr>
      <w:r>
        <w:t>2.2.1 视图配置</w:t>
      </w:r>
    </w:p>
    <w:p>
      <w:r>
        <w:t>关闭修订标记、关闭隐藏文字、关闭批注显示；嵌入所有字体、固定页边距、固定DPI输出。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ins w:id="100">
        <w:r>
          <w:t>插入内容</w:t>
        </w:r>
      </w:ins>
      <w:del w:id="101">
        <w:r>
          <w:delText>删除内容</w:delText>
        </w:r>
      </w:del>
      <w:r>
        <w:rPr>
          <w:vanish/>
        </w:rPr>
        <w:t>隐藏文字</w:t>
      </w:r>
      <w:r>
        <w:t>正常内容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